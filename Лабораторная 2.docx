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4CE2D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hAnsi="Times New Roman" w:cs="Times New Roman"/>
          <w:iCs/>
          <w:color w:val="00000A"/>
          <w:sz w:val="28"/>
          <w:szCs w:val="28"/>
        </w:rPr>
      </w:pPr>
      <w:bookmarkStart w:id="0" w:name="_Hlk33749919"/>
      <w:bookmarkEnd w:id="0"/>
      <w:r w:rsidRPr="00D31080">
        <w:rPr>
          <w:rFonts w:ascii="Times New Roman" w:hAnsi="Times New Roman" w:cs="Times New Roman"/>
          <w:iCs/>
          <w:color w:val="00000A"/>
          <w:sz w:val="28"/>
          <w:szCs w:val="28"/>
        </w:rPr>
        <w:t>Университет ИТМО</w:t>
      </w:r>
    </w:p>
    <w:p w14:paraId="0386620D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00D31080">
        <w:rPr>
          <w:rFonts w:ascii="Times New Roman" w:hAnsi="Times New Roman" w:cs="Times New Roman"/>
          <w:color w:val="00000A"/>
          <w:sz w:val="28"/>
          <w:szCs w:val="28"/>
        </w:rPr>
        <w:t>Факультет программной инженерии и компьютерной техники</w:t>
      </w:r>
    </w:p>
    <w:p w14:paraId="556C4E0F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6FB7E46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92821B0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3A14A1C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DA4E09A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94931E9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80C99CC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675255D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36"/>
          <w:szCs w:val="36"/>
        </w:rPr>
      </w:pPr>
    </w:p>
    <w:p w14:paraId="17273D1A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6"/>
          <w:szCs w:val="36"/>
        </w:rPr>
      </w:pPr>
    </w:p>
    <w:p w14:paraId="575FB987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6"/>
          <w:szCs w:val="36"/>
        </w:rPr>
      </w:pPr>
    </w:p>
    <w:p w14:paraId="0E5D5AE5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6"/>
          <w:szCs w:val="36"/>
        </w:rPr>
      </w:pPr>
    </w:p>
    <w:p w14:paraId="2E74B76B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6"/>
          <w:szCs w:val="36"/>
        </w:rPr>
      </w:pPr>
    </w:p>
    <w:p w14:paraId="4EAD4E80" w14:textId="77777777" w:rsidR="004131BA" w:rsidRPr="00E23BB9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6"/>
          <w:szCs w:val="36"/>
        </w:rPr>
      </w:pPr>
      <w:r>
        <w:rPr>
          <w:rFonts w:ascii="Times New Roman" w:hAnsi="Times New Roman" w:cs="Times New Roman"/>
          <w:color w:val="00000A"/>
          <w:sz w:val="36"/>
          <w:szCs w:val="36"/>
        </w:rPr>
        <w:t>Основы профессиональной деятельности</w:t>
      </w:r>
    </w:p>
    <w:p w14:paraId="69A95B0A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211686F8" w14:textId="1F22861F" w:rsidR="004131BA" w:rsidRPr="00E23BB9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32"/>
        </w:rPr>
      </w:pPr>
      <w:r w:rsidRPr="00D31080">
        <w:rPr>
          <w:rFonts w:ascii="Times New Roman" w:hAnsi="Times New Roman" w:cs="Times New Roman"/>
          <w:color w:val="00000A"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color w:val="00000A"/>
          <w:sz w:val="32"/>
          <w:szCs w:val="32"/>
        </w:rPr>
        <w:t>2</w:t>
      </w:r>
    </w:p>
    <w:p w14:paraId="7844A6FD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32"/>
        </w:rPr>
      </w:pPr>
    </w:p>
    <w:p w14:paraId="7CC74260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32"/>
        </w:rPr>
      </w:pPr>
    </w:p>
    <w:p w14:paraId="034A507E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32"/>
        </w:rPr>
      </w:pPr>
    </w:p>
    <w:p w14:paraId="54FEAFBD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9A8C7D1" w14:textId="77777777" w:rsidR="004131BA" w:rsidRPr="00D31080" w:rsidRDefault="004131BA" w:rsidP="004131B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068BD1" w14:textId="77777777" w:rsidR="004131BA" w:rsidRPr="00D31080" w:rsidRDefault="004131BA" w:rsidP="004131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52ECA88" w14:textId="77777777" w:rsidR="004131BA" w:rsidRDefault="004131BA" w:rsidP="004131B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 w:rsidRPr="00D31080">
        <w:rPr>
          <w:rFonts w:ascii="Times New Roman" w:hAnsi="Times New Roman" w:cs="Times New Roman"/>
          <w:color w:val="00000A"/>
          <w:sz w:val="28"/>
          <w:szCs w:val="28"/>
        </w:rPr>
        <w:t>Выполнил</w:t>
      </w:r>
      <w:r>
        <w:rPr>
          <w:rFonts w:ascii="Times New Roman" w:hAnsi="Times New Roman" w:cs="Times New Roman"/>
          <w:color w:val="00000A"/>
          <w:sz w:val="28"/>
          <w:szCs w:val="28"/>
        </w:rPr>
        <w:t>а</w:t>
      </w:r>
      <w:r w:rsidRPr="00D31080">
        <w:rPr>
          <w:rFonts w:ascii="Times New Roman" w:hAnsi="Times New Roman" w:cs="Times New Roman"/>
          <w:color w:val="00000A"/>
          <w:sz w:val="28"/>
          <w:szCs w:val="28"/>
        </w:rPr>
        <w:t>:</w:t>
      </w:r>
    </w:p>
    <w:p w14:paraId="1F1CBC1E" w14:textId="77777777" w:rsidR="004131BA" w:rsidRPr="00D31080" w:rsidRDefault="004131BA" w:rsidP="004131B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Голованова Дарья Владимировна</w:t>
      </w:r>
    </w:p>
    <w:p w14:paraId="2C69965A" w14:textId="77777777" w:rsidR="004131BA" w:rsidRDefault="004131BA" w:rsidP="004131B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 w:rsidRPr="00D31080">
        <w:rPr>
          <w:rFonts w:ascii="Times New Roman" w:hAnsi="Times New Roman" w:cs="Times New Roman"/>
          <w:color w:val="00000A"/>
          <w:sz w:val="28"/>
          <w:szCs w:val="28"/>
        </w:rPr>
        <w:t>Группа</w:t>
      </w:r>
      <w:r>
        <w:rPr>
          <w:rFonts w:ascii="Times New Roman" w:hAnsi="Times New Roman" w:cs="Times New Roman"/>
          <w:color w:val="00000A"/>
          <w:sz w:val="28"/>
          <w:szCs w:val="28"/>
        </w:rPr>
        <w:t>:</w:t>
      </w:r>
    </w:p>
    <w:p w14:paraId="69B9D129" w14:textId="77777777" w:rsidR="004131BA" w:rsidRPr="00D31080" w:rsidRDefault="004131BA" w:rsidP="004131B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 w:rsidRPr="00D31080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A"/>
          <w:sz w:val="28"/>
          <w:szCs w:val="28"/>
        </w:rPr>
        <w:t>Р3114</w:t>
      </w:r>
    </w:p>
    <w:p w14:paraId="189A0344" w14:textId="77777777" w:rsidR="004131BA" w:rsidRDefault="004131BA" w:rsidP="004131B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 w:rsidRPr="00D31080">
        <w:rPr>
          <w:rFonts w:ascii="Times New Roman" w:hAnsi="Times New Roman" w:cs="Times New Roman"/>
          <w:color w:val="00000A"/>
          <w:sz w:val="28"/>
          <w:szCs w:val="28"/>
        </w:rPr>
        <w:t>Преподаватель:</w:t>
      </w:r>
    </w:p>
    <w:p w14:paraId="677BF45C" w14:textId="7A28E124" w:rsidR="004131BA" w:rsidRPr="00D31080" w:rsidRDefault="004131BA" w:rsidP="004131B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Николаев В. В.</w:t>
      </w:r>
    </w:p>
    <w:p w14:paraId="195A5127" w14:textId="77777777" w:rsidR="004131BA" w:rsidRPr="00D31080" w:rsidRDefault="004131BA" w:rsidP="004131B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8E815F1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A9E910C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702F52AC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2837E1A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6989A1C1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00D31080">
        <w:rPr>
          <w:rFonts w:ascii="Times New Roman" w:hAnsi="Times New Roman" w:cs="Times New Roman"/>
          <w:color w:val="00000A"/>
          <w:sz w:val="28"/>
          <w:szCs w:val="28"/>
        </w:rPr>
        <w:t>Санкт-Петербург</w:t>
      </w:r>
    </w:p>
    <w:p w14:paraId="600F620C" w14:textId="77777777" w:rsidR="004131BA" w:rsidRPr="00D31080" w:rsidRDefault="004131BA" w:rsidP="004131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00D31080">
        <w:rPr>
          <w:rFonts w:ascii="Times New Roman" w:hAnsi="Times New Roman" w:cs="Times New Roman"/>
          <w:color w:val="00000A"/>
          <w:sz w:val="28"/>
          <w:szCs w:val="28"/>
        </w:rPr>
        <w:t>2020 г.</w:t>
      </w:r>
    </w:p>
    <w:p w14:paraId="718CF6C1" w14:textId="484232D4" w:rsidR="004131BA" w:rsidRDefault="005519B8" w:rsidP="004131BA">
      <w:pPr>
        <w:autoSpaceDE w:val="0"/>
        <w:autoSpaceDN w:val="0"/>
        <w:adjustRightInd w:val="0"/>
        <w:spacing w:after="0" w:line="240" w:lineRule="auto"/>
      </w:pPr>
      <w:r w:rsidRPr="004131BA">
        <w:rPr>
          <w:lang w:eastAsia="ru-RU"/>
        </w:rPr>
        <w:br w:type="page"/>
      </w:r>
      <w:r w:rsidR="004131BA">
        <w:rPr>
          <w:noProof/>
        </w:rPr>
        <w:lastRenderedPageBreak/>
        <w:drawing>
          <wp:inline distT="0" distB="0" distL="0" distR="0" wp14:anchorId="769091E0" wp14:editId="23392541">
            <wp:extent cx="895985" cy="2326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8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3EED" w14:textId="77777777" w:rsidR="004131BA" w:rsidRDefault="004131BA" w:rsidP="004131BA">
      <w:pPr>
        <w:pStyle w:val="1"/>
        <w:rPr>
          <w:lang w:eastAsia="ru-RU"/>
        </w:rPr>
      </w:pPr>
      <w:r>
        <w:rPr>
          <w:lang w:eastAsia="ru-RU"/>
        </w:rPr>
        <w:t>Исходная программа</w:t>
      </w:r>
    </w:p>
    <w:tbl>
      <w:tblPr>
        <w:tblStyle w:val="a3"/>
        <w:tblW w:w="9351" w:type="dxa"/>
        <w:tblInd w:w="0" w:type="dxa"/>
        <w:tblLook w:val="04A0" w:firstRow="1" w:lastRow="0" w:firstColumn="1" w:lastColumn="0" w:noHBand="0" w:noVBand="1"/>
      </w:tblPr>
      <w:tblGrid>
        <w:gridCol w:w="1405"/>
        <w:gridCol w:w="433"/>
        <w:gridCol w:w="1314"/>
        <w:gridCol w:w="1698"/>
        <w:gridCol w:w="4501"/>
      </w:tblGrid>
      <w:tr w:rsidR="004131BA" w14:paraId="4FDF2F5D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1EAD4" w14:textId="77777777" w:rsidR="004131BA" w:rsidRDefault="004131BA" w:rsidP="00B858F3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Адрес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AB3F7" w14:textId="77777777" w:rsidR="004131BA" w:rsidRDefault="004131BA" w:rsidP="00B858F3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Код команды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6C267" w14:textId="77777777" w:rsidR="004131BA" w:rsidRDefault="004131BA" w:rsidP="00B858F3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Мнемоника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CC1AF" w14:textId="77777777" w:rsidR="004131BA" w:rsidRDefault="004131BA" w:rsidP="00B858F3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Комментарии</w:t>
            </w:r>
          </w:p>
        </w:tc>
      </w:tr>
      <w:tr w:rsidR="004131BA" w14:paraId="1303B644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8E5FE" w14:textId="77777777" w:rsidR="004131BA" w:rsidRPr="0077073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211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07A1" w14:textId="4842A637" w:rsidR="004131BA" w:rsidRDefault="00CF5A27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F000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D9AD4" w14:textId="77777777" w:rsidR="004131BA" w:rsidRPr="00802A1B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t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9B438" w14:textId="77777777" w:rsidR="004131BA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</w:t>
            </w:r>
          </w:p>
        </w:tc>
      </w:tr>
      <w:tr w:rsidR="004131BA" w14:paraId="1F7480D0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4142A" w14:textId="77777777" w:rsidR="004131BA" w:rsidRPr="0077073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212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65158" w14:textId="77777777" w:rsidR="004131BA" w:rsidRDefault="004131BA" w:rsidP="00B858F3">
            <w:pPr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+       A21A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B7EC0" w14:textId="77777777" w:rsidR="004131BA" w:rsidRPr="00F711E6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LD 21A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A6729" w14:textId="77777777" w:rsidR="004131BA" w:rsidRPr="005E158F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Значение ячейки 21А пересылается в аккумулятор</w:t>
            </w:r>
          </w:p>
        </w:tc>
      </w:tr>
      <w:tr w:rsidR="004131BA" w14:paraId="2E98673D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E7B23" w14:textId="77777777" w:rsidR="004131BA" w:rsidRPr="0077073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213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C3CF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2211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2AAB9" w14:textId="77777777" w:rsidR="004131BA" w:rsidRPr="00F711E6" w:rsidRDefault="004131BA" w:rsidP="00B858F3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 xml:space="preserve">AND </w:t>
            </w:r>
            <w:r>
              <w:rPr>
                <w:sz w:val="24"/>
                <w:lang w:eastAsia="ru-RU"/>
              </w:rPr>
              <w:t>211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62D5" w14:textId="77777777" w:rsidR="004131BA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Значение ячейки логически умножается на значение в аккумуляторе и передаётся в аккумулятор</w:t>
            </w:r>
          </w:p>
        </w:tc>
      </w:tr>
      <w:tr w:rsidR="004131BA" w14:paraId="0FD6253F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D4B2E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214</w:t>
            </w:r>
          </w:p>
        </w:tc>
        <w:tc>
          <w:tcPr>
            <w:tcW w:w="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3F9EA25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5985D64" w14:textId="77777777" w:rsidR="004131BA" w:rsidRDefault="004131BA" w:rsidP="00B858F3">
            <w:pPr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 xml:space="preserve"> E21C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397E7" w14:textId="77777777" w:rsidR="004131BA" w:rsidRPr="00F711E6" w:rsidRDefault="004131BA" w:rsidP="00B858F3">
            <w:pPr>
              <w:jc w:val="center"/>
              <w:rPr>
                <w:bCs/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ST</w:t>
            </w:r>
            <w:r>
              <w:rPr>
                <w:bCs/>
                <w:sz w:val="24"/>
                <w:lang w:val="en-US" w:eastAsia="ru-RU"/>
              </w:rPr>
              <w:t xml:space="preserve"> 21C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732D7" w14:textId="77777777" w:rsidR="004131BA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Значение аккумулятора пересылается в ячейку </w:t>
            </w:r>
            <w:r w:rsidRPr="006A2C0B">
              <w:rPr>
                <w:lang w:eastAsia="ru-RU"/>
              </w:rPr>
              <w:t>2</w:t>
            </w:r>
            <w:r>
              <w:rPr>
                <w:lang w:eastAsia="ru-RU"/>
              </w:rPr>
              <w:t>1С</w:t>
            </w:r>
          </w:p>
        </w:tc>
      </w:tr>
      <w:tr w:rsidR="004131BA" w14:paraId="539C8E78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F9746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215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B2F28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0200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D081A" w14:textId="77777777" w:rsidR="004131BA" w:rsidRPr="00B94B03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eastAsia="ru-RU"/>
              </w:rPr>
              <w:t>С</w:t>
            </w:r>
            <w:r>
              <w:rPr>
                <w:sz w:val="24"/>
                <w:lang w:val="en-US" w:eastAsia="ru-RU"/>
              </w:rPr>
              <w:t>LA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CCBA0" w14:textId="77777777" w:rsidR="004131BA" w:rsidRPr="00B94B03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Очистка аккумулятора</w:t>
            </w:r>
          </w:p>
        </w:tc>
      </w:tr>
      <w:tr w:rsidR="004131BA" w14:paraId="6427B949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2672A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216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C7A5E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621D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F4642" w14:textId="77777777" w:rsidR="004131BA" w:rsidRPr="00266A9F" w:rsidRDefault="004131BA" w:rsidP="00B858F3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 xml:space="preserve"> SUB 21D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73136" w14:textId="77777777" w:rsidR="004131BA" w:rsidRPr="00266A9F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Значение аккумулятора минус 21</w:t>
            </w:r>
            <w:r>
              <w:rPr>
                <w:lang w:val="en-US" w:eastAsia="ru-RU"/>
              </w:rPr>
              <w:t>D</w:t>
            </w:r>
            <w:r>
              <w:rPr>
                <w:lang w:eastAsia="ru-RU"/>
              </w:rPr>
              <w:t xml:space="preserve"> пересылается в аккумулятор</w:t>
            </w:r>
          </w:p>
        </w:tc>
      </w:tr>
      <w:tr w:rsidR="004131BA" w14:paraId="6AFE0AA5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C0919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217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5ED47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621C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CBDE4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SUB 21C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DD2D6" w14:textId="77777777" w:rsidR="004131BA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Значение аккумулятора минус 21C пересылается в аккумулятор</w:t>
            </w:r>
          </w:p>
        </w:tc>
      </w:tr>
      <w:tr w:rsidR="004131BA" w14:paraId="50BB8AC2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B50E8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218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B9C97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E21B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30B32" w14:textId="77777777" w:rsidR="004131BA" w:rsidRPr="00266A9F" w:rsidRDefault="004131BA" w:rsidP="00B858F3">
            <w:pPr>
              <w:jc w:val="center"/>
              <w:rPr>
                <w:bCs/>
                <w:sz w:val="24"/>
                <w:lang w:val="en-US" w:eastAsia="ru-RU"/>
              </w:rPr>
            </w:pPr>
            <w:r>
              <w:rPr>
                <w:bCs/>
                <w:sz w:val="24"/>
                <w:lang w:val="en-US" w:eastAsia="ru-RU"/>
              </w:rPr>
              <w:t>ST 21B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15BCC" w14:textId="77777777" w:rsidR="004131BA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Значение аккумулятора пересылается в ячейку </w:t>
            </w:r>
            <w:r w:rsidRPr="005E158F">
              <w:rPr>
                <w:lang w:eastAsia="ru-RU"/>
              </w:rPr>
              <w:t>21</w:t>
            </w:r>
            <w:r>
              <w:rPr>
                <w:lang w:eastAsia="ru-RU"/>
              </w:rPr>
              <w:t>В</w:t>
            </w:r>
          </w:p>
        </w:tc>
      </w:tr>
      <w:tr w:rsidR="004131BA" w14:paraId="39AA6CB1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12A9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219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3C39A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0100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39521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HLT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F6F2" w14:textId="77777777" w:rsidR="004131BA" w:rsidRPr="00B94B03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Остановка</w:t>
            </w:r>
          </w:p>
        </w:tc>
      </w:tr>
      <w:tr w:rsidR="004131BA" w14:paraId="38F89A5B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8A6C7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21A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31062" w14:textId="18685D07" w:rsidR="004131BA" w:rsidRDefault="00CF5A27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AAAA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8759E" w14:textId="77777777" w:rsidR="004131BA" w:rsidRPr="00B94B03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x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4E52D" w14:textId="77777777" w:rsidR="004131BA" w:rsidRPr="00B94B03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</w:t>
            </w:r>
          </w:p>
        </w:tc>
      </w:tr>
      <w:tr w:rsidR="004131BA" w14:paraId="7C641DEA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678F0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21B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A6DE6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0100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6DACF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y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51143" w14:textId="77777777" w:rsidR="004131BA" w:rsidRPr="00266A9F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</w:t>
            </w:r>
          </w:p>
        </w:tc>
      </w:tr>
      <w:tr w:rsidR="004131BA" w14:paraId="71CA12C2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C8D66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21C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95167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2211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4C3F7" w14:textId="77777777" w:rsidR="004131BA" w:rsidRPr="006A2C0B" w:rsidRDefault="004131BA" w:rsidP="00B858F3">
            <w:pPr>
              <w:jc w:val="center"/>
              <w:rPr>
                <w:bCs/>
                <w:sz w:val="24"/>
                <w:lang w:val="en-US" w:eastAsia="ru-RU"/>
              </w:rPr>
            </w:pPr>
            <w:r w:rsidRPr="006A2C0B">
              <w:rPr>
                <w:bCs/>
                <w:sz w:val="24"/>
                <w:lang w:val="en-US" w:eastAsia="ru-RU"/>
              </w:rPr>
              <w:t>z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EDBFB" w14:textId="77777777" w:rsidR="004131BA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</w:t>
            </w:r>
          </w:p>
        </w:tc>
      </w:tr>
      <w:tr w:rsidR="004131BA" w14:paraId="3212C88C" w14:textId="77777777" w:rsidTr="00B858F3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E8FDD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21D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0700" w14:textId="14A75186" w:rsidR="004131BA" w:rsidRDefault="00CF5A27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7FFE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34C43" w14:textId="77777777" w:rsidR="004131BA" w:rsidRDefault="004131BA" w:rsidP="00B858F3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a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18833" w14:textId="77777777" w:rsidR="004131BA" w:rsidRDefault="004131BA" w:rsidP="00B858F3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</w:t>
            </w:r>
          </w:p>
        </w:tc>
      </w:tr>
    </w:tbl>
    <w:p w14:paraId="15A4694B" w14:textId="77777777" w:rsidR="004131BA" w:rsidRDefault="004131BA" w:rsidP="004131BA"/>
    <w:p w14:paraId="5F683231" w14:textId="77777777" w:rsidR="004131BA" w:rsidRDefault="004131BA" w:rsidP="004131BA"/>
    <w:p w14:paraId="3B5A7ABC" w14:textId="77777777" w:rsidR="004131BA" w:rsidRDefault="004131BA" w:rsidP="004131BA">
      <w:pPr>
        <w:pStyle w:val="2"/>
        <w:rPr>
          <w:lang w:eastAsia="ru-RU"/>
        </w:rPr>
      </w:pPr>
      <w:r>
        <w:rPr>
          <w:lang w:eastAsia="ru-RU"/>
        </w:rPr>
        <w:t>Назначение программы и реализуемые ею функции (формулы)</w:t>
      </w:r>
    </w:p>
    <w:p w14:paraId="19235E95" w14:textId="77777777" w:rsidR="004131BA" w:rsidRDefault="004131BA" w:rsidP="004131BA">
      <w:pPr>
        <w:pStyle w:val="a4"/>
        <w:numPr>
          <w:ilvl w:val="0"/>
          <w:numId w:val="1"/>
        </w:numPr>
        <w:rPr>
          <w:lang w:eastAsia="ru-RU"/>
        </w:rPr>
      </w:pPr>
      <w:r>
        <w:rPr>
          <w:lang w:eastAsia="ru-RU"/>
        </w:rPr>
        <w:t>Назначение: вычисление значения по формуле</w:t>
      </w:r>
    </w:p>
    <w:p w14:paraId="7CF03D43" w14:textId="4D8957FD" w:rsidR="004131BA" w:rsidRDefault="004131BA" w:rsidP="004131BA">
      <w:pPr>
        <w:pStyle w:val="a4"/>
        <w:numPr>
          <w:ilvl w:val="0"/>
          <w:numId w:val="1"/>
        </w:numPr>
        <w:rPr>
          <w:lang w:eastAsia="ru-RU"/>
        </w:rPr>
      </w:pPr>
      <w:r>
        <w:rPr>
          <w:lang w:eastAsia="ru-RU"/>
        </w:rPr>
        <w:t xml:space="preserve">Реализуемая формула: </w:t>
      </w:r>
      <w:r>
        <w:rPr>
          <w:lang w:val="en-US" w:eastAsia="ru-RU"/>
        </w:rPr>
        <w:t>y</w:t>
      </w:r>
      <w:r w:rsidRPr="00A049EE">
        <w:rPr>
          <w:lang w:eastAsia="ru-RU"/>
        </w:rPr>
        <w:t xml:space="preserve"> = </w:t>
      </w:r>
      <w:r>
        <w:rPr>
          <w:lang w:eastAsia="ru-RU"/>
        </w:rPr>
        <w:t>–</w:t>
      </w:r>
      <w:r w:rsidRPr="00A049EE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A049EE">
        <w:rPr>
          <w:lang w:eastAsia="ru-RU"/>
        </w:rPr>
        <w:t xml:space="preserve"> </w:t>
      </w:r>
      <w:r>
        <w:rPr>
          <w:lang w:eastAsia="ru-RU"/>
        </w:rPr>
        <w:t>–</w:t>
      </w:r>
      <w:r w:rsidRPr="00A049EE">
        <w:rPr>
          <w:lang w:eastAsia="ru-RU"/>
        </w:rPr>
        <w:t xml:space="preserve"> </w:t>
      </w:r>
      <w:r>
        <w:rPr>
          <w:lang w:val="en-US" w:eastAsia="ru-RU"/>
        </w:rPr>
        <w:t>z</w:t>
      </w:r>
      <w:r w:rsidRPr="00A049EE">
        <w:rPr>
          <w:lang w:eastAsia="ru-RU"/>
        </w:rPr>
        <w:t xml:space="preserve"> = </w:t>
      </w:r>
      <w:r>
        <w:rPr>
          <w:lang w:eastAsia="ru-RU"/>
        </w:rPr>
        <w:t>–</w:t>
      </w:r>
      <w:r>
        <w:rPr>
          <w:lang w:val="en-US" w:eastAsia="ru-RU"/>
        </w:rPr>
        <w:t>a</w:t>
      </w:r>
      <w:r w:rsidRPr="00A049EE">
        <w:rPr>
          <w:lang w:eastAsia="ru-RU"/>
        </w:rPr>
        <w:t xml:space="preserve"> </w:t>
      </w:r>
      <w:r>
        <w:rPr>
          <w:lang w:eastAsia="ru-RU"/>
        </w:rPr>
        <w:t>–</w:t>
      </w:r>
      <w:r w:rsidRPr="00A049EE">
        <w:rPr>
          <w:lang w:eastAsia="ru-RU"/>
        </w:rPr>
        <w:t>(</w:t>
      </w:r>
      <w:r w:rsidR="00C43C63">
        <w:rPr>
          <w:lang w:val="en-US" w:eastAsia="ru-RU"/>
        </w:rPr>
        <w:t>x</w:t>
      </w:r>
      <w:r w:rsidR="00C43C63" w:rsidRPr="00C43C63">
        <w:rPr>
          <w:lang w:eastAsia="ru-RU"/>
        </w:rPr>
        <w:t>^</w:t>
      </w:r>
      <w:r>
        <w:rPr>
          <w:lang w:val="en-US" w:eastAsia="ru-RU"/>
        </w:rPr>
        <w:t>t</w:t>
      </w:r>
      <w:r w:rsidRPr="00A049EE">
        <w:rPr>
          <w:lang w:eastAsia="ru-RU"/>
        </w:rPr>
        <w:t>)</w:t>
      </w:r>
    </w:p>
    <w:p w14:paraId="276B29F4" w14:textId="77777777" w:rsidR="004131BA" w:rsidRDefault="004131BA" w:rsidP="004131BA">
      <w:pPr>
        <w:pStyle w:val="2"/>
        <w:rPr>
          <w:lang w:eastAsia="ru-RU"/>
        </w:rPr>
      </w:pPr>
      <w:r>
        <w:rPr>
          <w:lang w:eastAsia="ru-RU"/>
        </w:rPr>
        <w:t>Область представления</w:t>
      </w:r>
    </w:p>
    <w:p w14:paraId="55353DCC" w14:textId="77777777" w:rsidR="004131BA" w:rsidRDefault="004131BA" w:rsidP="004131BA">
      <w:pPr>
        <w:pStyle w:val="a4"/>
        <w:numPr>
          <w:ilvl w:val="0"/>
          <w:numId w:val="2"/>
        </w:numPr>
        <w:rPr>
          <w:lang w:eastAsia="ru-RU"/>
        </w:rPr>
      </w:pPr>
      <w:r>
        <w:rPr>
          <w:lang w:val="en-US" w:eastAsia="ru-RU"/>
        </w:rPr>
        <w:t>a</w:t>
      </w:r>
      <w:r>
        <w:rPr>
          <w:lang w:eastAsia="ru-RU"/>
        </w:rPr>
        <w:t xml:space="preserve">, </w:t>
      </w:r>
      <w:r>
        <w:rPr>
          <w:lang w:val="en-US" w:eastAsia="ru-RU"/>
        </w:rPr>
        <w:t>t</w:t>
      </w:r>
      <w:r w:rsidRPr="0012349E">
        <w:rPr>
          <w:lang w:eastAsia="ru-RU"/>
        </w:rPr>
        <w:t xml:space="preserve">, </w:t>
      </w:r>
      <w:r>
        <w:rPr>
          <w:lang w:val="en-US" w:eastAsia="ru-RU"/>
        </w:rPr>
        <w:t>x</w:t>
      </w:r>
      <w:r w:rsidRPr="0012349E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12349E">
        <w:rPr>
          <w:lang w:eastAsia="ru-RU"/>
        </w:rPr>
        <w:t xml:space="preserve">, </w:t>
      </w:r>
      <w:r>
        <w:rPr>
          <w:lang w:val="en-US" w:eastAsia="ru-RU"/>
        </w:rPr>
        <w:t>z</w:t>
      </w:r>
      <w:r w:rsidRPr="0012349E">
        <w:rPr>
          <w:lang w:eastAsia="ru-RU"/>
        </w:rPr>
        <w:t xml:space="preserve"> </w:t>
      </w:r>
      <w:r>
        <w:rPr>
          <w:lang w:eastAsia="ru-RU"/>
        </w:rPr>
        <w:t>- 16 разрядные числа (1 разряд под знак)</w:t>
      </w:r>
    </w:p>
    <w:p w14:paraId="71E822D3" w14:textId="77777777" w:rsidR="005519B8" w:rsidRDefault="005519B8" w:rsidP="005519B8">
      <w:pPr>
        <w:pStyle w:val="a4"/>
      </w:pPr>
    </w:p>
    <w:p w14:paraId="2D14CD44" w14:textId="41C671E1" w:rsidR="005519B8" w:rsidRDefault="005519B8">
      <w:pPr>
        <w:rPr>
          <w:lang w:eastAsia="ru-RU"/>
        </w:rPr>
      </w:pPr>
      <w:r>
        <w:rPr>
          <w:lang w:eastAsia="ru-RU"/>
        </w:rPr>
        <w:br w:type="page"/>
      </w:r>
    </w:p>
    <w:p w14:paraId="3A834D6A" w14:textId="77777777" w:rsidR="00ED0BA0" w:rsidRDefault="00ED0BA0" w:rsidP="00ED0BA0">
      <w:pPr>
        <w:pStyle w:val="2"/>
        <w:rPr>
          <w:lang w:eastAsia="ru-RU"/>
        </w:rPr>
      </w:pPr>
      <w:r>
        <w:rPr>
          <w:lang w:eastAsia="ru-RU"/>
        </w:rPr>
        <w:lastRenderedPageBreak/>
        <w:t>Область допустимых значений</w:t>
      </w:r>
    </w:p>
    <w:p w14:paraId="0A5AA059" w14:textId="77777777" w:rsidR="00330A8F" w:rsidRDefault="00330A8F">
      <w:pPr>
        <w:rPr>
          <w:noProof/>
        </w:rPr>
      </w:pPr>
    </w:p>
    <w:p w14:paraId="164185C4" w14:textId="2C90A760" w:rsidR="00B12907" w:rsidRPr="00C33FC3" w:rsidRDefault="00C33FC3">
      <w:pPr>
        <w:rPr>
          <w:lang w:eastAsia="ru-RU"/>
        </w:rPr>
      </w:pPr>
      <w:r>
        <w:rPr>
          <w:noProof/>
        </w:rPr>
        <w:drawing>
          <wp:inline distT="0" distB="0" distL="0" distR="0" wp14:anchorId="0ACB97DF" wp14:editId="1D3A884C">
            <wp:extent cx="4956175" cy="25711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2D72" w14:textId="3F9CA03F" w:rsidR="00ED0BA0" w:rsidRDefault="00ED0BA0" w:rsidP="00ED0BA0">
      <w:pPr>
        <w:pStyle w:val="2"/>
        <w:rPr>
          <w:lang w:eastAsia="ru-RU"/>
        </w:rPr>
      </w:pPr>
      <w:r>
        <w:rPr>
          <w:lang w:eastAsia="ru-RU"/>
        </w:rPr>
        <w:t>Расположение в памяти ЭВМ программы, исходных данных и результатов</w:t>
      </w:r>
    </w:p>
    <w:p w14:paraId="6D682901" w14:textId="601E9A67" w:rsidR="00ED0BA0" w:rsidRPr="0012349E" w:rsidRDefault="0012349E" w:rsidP="0012349E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12349E">
        <w:rPr>
          <w:sz w:val="24"/>
          <w:lang w:eastAsia="ru-RU"/>
        </w:rPr>
        <w:t>211, 21</w:t>
      </w:r>
      <w:r w:rsidRPr="0012349E">
        <w:rPr>
          <w:sz w:val="24"/>
          <w:lang w:val="en-US" w:eastAsia="ru-RU"/>
        </w:rPr>
        <w:t>A</w:t>
      </w:r>
      <w:r w:rsidRPr="0012349E">
        <w:rPr>
          <w:sz w:val="24"/>
          <w:lang w:eastAsia="ru-RU"/>
        </w:rPr>
        <w:t>, 21</w:t>
      </w:r>
      <w:r w:rsidRPr="0012349E">
        <w:rPr>
          <w:sz w:val="24"/>
          <w:lang w:val="en-US" w:eastAsia="ru-RU"/>
        </w:rPr>
        <w:t>B</w:t>
      </w:r>
      <w:r w:rsidRPr="0012349E">
        <w:rPr>
          <w:sz w:val="24"/>
          <w:lang w:eastAsia="ru-RU"/>
        </w:rPr>
        <w:t>, 21</w:t>
      </w:r>
      <w:r w:rsidRPr="0012349E">
        <w:rPr>
          <w:sz w:val="24"/>
          <w:lang w:val="en-US" w:eastAsia="ru-RU"/>
        </w:rPr>
        <w:t>C</w:t>
      </w:r>
      <w:r w:rsidRPr="0012349E">
        <w:rPr>
          <w:sz w:val="24"/>
          <w:lang w:eastAsia="ru-RU"/>
        </w:rPr>
        <w:t>, 21</w:t>
      </w:r>
      <w:r w:rsidRPr="0012349E">
        <w:rPr>
          <w:sz w:val="24"/>
          <w:lang w:val="en-US" w:eastAsia="ru-RU"/>
        </w:rPr>
        <w:t>D</w:t>
      </w:r>
      <w:r w:rsidR="00ED0BA0">
        <w:rPr>
          <w:lang w:eastAsia="ru-RU"/>
        </w:rPr>
        <w:t xml:space="preserve"> - исходные данные</w:t>
      </w:r>
    </w:p>
    <w:p w14:paraId="4FFA0D37" w14:textId="2DA1ABA4" w:rsidR="00ED0BA0" w:rsidRDefault="0012349E" w:rsidP="00ED0BA0">
      <w:pPr>
        <w:pStyle w:val="a4"/>
        <w:numPr>
          <w:ilvl w:val="0"/>
          <w:numId w:val="3"/>
        </w:numPr>
        <w:rPr>
          <w:lang w:eastAsia="ru-RU"/>
        </w:rPr>
      </w:pPr>
      <w:r>
        <w:rPr>
          <w:lang w:val="en-US" w:eastAsia="ru-RU"/>
        </w:rPr>
        <w:t>212…219</w:t>
      </w:r>
      <w:r w:rsidR="00ED0BA0">
        <w:rPr>
          <w:lang w:eastAsia="ru-RU"/>
        </w:rPr>
        <w:t xml:space="preserve"> - команды</w:t>
      </w:r>
    </w:p>
    <w:p w14:paraId="46D9C894" w14:textId="18F37022" w:rsidR="00ED0BA0" w:rsidRDefault="0012349E" w:rsidP="00ED0BA0">
      <w:pPr>
        <w:pStyle w:val="a4"/>
        <w:numPr>
          <w:ilvl w:val="0"/>
          <w:numId w:val="3"/>
        </w:numPr>
        <w:rPr>
          <w:lang w:eastAsia="ru-RU"/>
        </w:rPr>
      </w:pPr>
      <w:r>
        <w:rPr>
          <w:lang w:val="en-US" w:eastAsia="ru-RU"/>
        </w:rPr>
        <w:t>214</w:t>
      </w:r>
      <w:r w:rsidR="00ED0BA0">
        <w:rPr>
          <w:lang w:eastAsia="ru-RU"/>
        </w:rPr>
        <w:t xml:space="preserve"> (промежуточный), </w:t>
      </w:r>
      <w:r>
        <w:rPr>
          <w:lang w:val="en-US" w:eastAsia="ru-RU"/>
        </w:rPr>
        <w:t>2</w:t>
      </w:r>
      <w:r w:rsidR="00E60529">
        <w:rPr>
          <w:lang w:val="en-US" w:eastAsia="ru-RU"/>
        </w:rPr>
        <w:t>1B</w:t>
      </w:r>
      <w:r w:rsidR="00ED0BA0">
        <w:rPr>
          <w:lang w:eastAsia="ru-RU"/>
        </w:rPr>
        <w:t xml:space="preserve"> (итоговый) </w:t>
      </w:r>
      <w:r w:rsidR="00E60529">
        <w:rPr>
          <w:lang w:eastAsia="ru-RU"/>
        </w:rPr>
        <w:t>–</w:t>
      </w:r>
      <w:r w:rsidR="00ED0BA0">
        <w:rPr>
          <w:lang w:eastAsia="ru-RU"/>
        </w:rPr>
        <w:t xml:space="preserve"> результаты</w:t>
      </w:r>
    </w:p>
    <w:p w14:paraId="2244331B" w14:textId="487FACB4" w:rsidR="00E60529" w:rsidRDefault="00E60529" w:rsidP="00E60529">
      <w:pPr>
        <w:rPr>
          <w:lang w:eastAsia="ru-RU"/>
        </w:rPr>
      </w:pPr>
    </w:p>
    <w:p w14:paraId="59E68FBF" w14:textId="77777777" w:rsidR="00E60529" w:rsidRDefault="00E60529" w:rsidP="00E60529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Адреса первой и последней выполняемых команд программы</w:t>
      </w:r>
    </w:p>
    <w:p w14:paraId="7D258732" w14:textId="2F7D52A0" w:rsidR="00E60529" w:rsidRDefault="00E60529" w:rsidP="00E60529">
      <w:pPr>
        <w:pStyle w:val="a4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333333"/>
          <w:szCs w:val="24"/>
          <w:lang w:eastAsia="ru-RU"/>
        </w:rPr>
      </w:pPr>
      <w:r>
        <w:rPr>
          <w:rFonts w:eastAsia="Times New Roman" w:cstheme="minorHAnsi"/>
          <w:color w:val="333333"/>
          <w:szCs w:val="24"/>
          <w:lang w:eastAsia="ru-RU"/>
        </w:rPr>
        <w:t xml:space="preserve">Адрес первой команды: </w:t>
      </w:r>
      <w:r>
        <w:rPr>
          <w:rFonts w:eastAsia="Times New Roman" w:cstheme="minorHAnsi"/>
          <w:color w:val="333333"/>
          <w:szCs w:val="24"/>
          <w:lang w:val="en-US" w:eastAsia="ru-RU"/>
        </w:rPr>
        <w:t>212</w:t>
      </w:r>
    </w:p>
    <w:p w14:paraId="23C09030" w14:textId="7005C398" w:rsidR="00E60529" w:rsidRDefault="00E60529" w:rsidP="00E60529">
      <w:pPr>
        <w:pStyle w:val="a4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333333"/>
          <w:szCs w:val="24"/>
          <w:lang w:eastAsia="ru-RU"/>
        </w:rPr>
      </w:pPr>
      <w:r>
        <w:rPr>
          <w:rFonts w:eastAsia="Times New Roman" w:cstheme="minorHAnsi"/>
          <w:color w:val="333333"/>
          <w:szCs w:val="24"/>
          <w:lang w:eastAsia="ru-RU"/>
        </w:rPr>
        <w:t xml:space="preserve">Адрес последней команды: </w:t>
      </w:r>
      <w:r>
        <w:rPr>
          <w:rFonts w:eastAsia="Times New Roman" w:cstheme="minorHAnsi"/>
          <w:color w:val="333333"/>
          <w:szCs w:val="24"/>
          <w:lang w:val="en-US" w:eastAsia="ru-RU"/>
        </w:rPr>
        <w:t>219</w:t>
      </w:r>
    </w:p>
    <w:p w14:paraId="65115200" w14:textId="77777777" w:rsidR="00E60529" w:rsidRDefault="00E60529" w:rsidP="00E60529">
      <w:pPr>
        <w:rPr>
          <w:lang w:eastAsia="ru-RU"/>
        </w:rPr>
      </w:pPr>
    </w:p>
    <w:p w14:paraId="7BDE8529" w14:textId="77777777" w:rsidR="00ED0BA0" w:rsidRDefault="00ED0BA0" w:rsidP="00ED0BA0">
      <w:pPr>
        <w:rPr>
          <w:lang w:eastAsia="ru-RU"/>
        </w:rPr>
      </w:pPr>
    </w:p>
    <w:p w14:paraId="07C4AD24" w14:textId="77777777" w:rsidR="009B0527" w:rsidRDefault="009B0527" w:rsidP="00E60529">
      <w:pPr>
        <w:pStyle w:val="1"/>
        <w:rPr>
          <w:lang w:eastAsia="ru-RU"/>
        </w:rPr>
      </w:pPr>
    </w:p>
    <w:p w14:paraId="6C98071B" w14:textId="508E658F" w:rsidR="00E60529" w:rsidRDefault="00E60529" w:rsidP="00E60529">
      <w:pPr>
        <w:pStyle w:val="1"/>
        <w:rPr>
          <w:lang w:val="en-US" w:eastAsia="ru-RU"/>
        </w:rPr>
      </w:pPr>
      <w:r>
        <w:rPr>
          <w:lang w:eastAsia="ru-RU"/>
        </w:rPr>
        <w:t>Таблица трассировки</w:t>
      </w:r>
    </w:p>
    <w:tbl>
      <w:tblPr>
        <w:tblStyle w:val="a3"/>
        <w:tblW w:w="10764" w:type="dxa"/>
        <w:tblInd w:w="-1133" w:type="dxa"/>
        <w:tblLayout w:type="fixed"/>
        <w:tblLook w:val="04A0" w:firstRow="1" w:lastRow="0" w:firstColumn="1" w:lastColumn="0" w:noHBand="0" w:noVBand="1"/>
      </w:tblPr>
      <w:tblGrid>
        <w:gridCol w:w="1129"/>
        <w:gridCol w:w="1019"/>
        <w:gridCol w:w="680"/>
        <w:gridCol w:w="680"/>
        <w:gridCol w:w="740"/>
        <w:gridCol w:w="849"/>
        <w:gridCol w:w="851"/>
        <w:gridCol w:w="567"/>
        <w:gridCol w:w="709"/>
        <w:gridCol w:w="708"/>
        <w:gridCol w:w="1139"/>
        <w:gridCol w:w="1693"/>
      </w:tblGrid>
      <w:tr w:rsidR="00F73D02" w14:paraId="710D54C7" w14:textId="77777777" w:rsidTr="009B2897">
        <w:tc>
          <w:tcPr>
            <w:tcW w:w="21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59AD6" w14:textId="77777777" w:rsidR="00F73D02" w:rsidRDefault="00F73D0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>
              <w:rPr>
                <w:rFonts w:eastAsia="Times New Roman" w:cstheme="minorHAnsi"/>
                <w:b/>
                <w:lang w:eastAsia="ru-RU"/>
              </w:rPr>
              <w:t>Выполняемая команда</w:t>
            </w:r>
          </w:p>
        </w:tc>
        <w:tc>
          <w:tcPr>
            <w:tcW w:w="578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C252" w14:textId="527CADAB" w:rsidR="00F73D02" w:rsidRDefault="00F73D0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>
              <w:rPr>
                <w:rFonts w:eastAsia="Times New Roman" w:cstheme="minorHAnsi"/>
                <w:b/>
                <w:lang w:eastAsia="ru-RU"/>
              </w:rPr>
              <w:t>Содержимое регистров процессора после выполнения команды</w:t>
            </w:r>
          </w:p>
        </w:tc>
        <w:tc>
          <w:tcPr>
            <w:tcW w:w="28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F2D65" w14:textId="5FD0B8A7" w:rsidR="00F73D02" w:rsidRDefault="00F73D0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>
              <w:rPr>
                <w:rFonts w:eastAsia="Times New Roman" w:cstheme="minorHAnsi"/>
                <w:b/>
                <w:lang w:eastAsia="ru-RU"/>
              </w:rPr>
              <w:t>Ячейка, содержимое которой изменилось после выполнения команды</w:t>
            </w:r>
          </w:p>
        </w:tc>
      </w:tr>
      <w:tr w:rsidR="00F73D02" w14:paraId="06511AD7" w14:textId="77777777" w:rsidTr="009B289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5560" w14:textId="77777777" w:rsidR="00F73D02" w:rsidRDefault="00F73D02">
            <w:pPr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Адрес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9F9C0" w14:textId="77777777" w:rsidR="00F73D02" w:rsidRDefault="00F73D02">
            <w:pPr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Код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F053B" w14:textId="57BD4194" w:rsidR="00F73D02" w:rsidRPr="00F73D02" w:rsidRDefault="00F73D02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IP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710A" w14:textId="197989CD" w:rsidR="00F73D02" w:rsidRPr="00F73D02" w:rsidRDefault="00F73D02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BR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566D9" w14:textId="23717281" w:rsidR="00F73D02" w:rsidRPr="00F73D02" w:rsidRDefault="00F73D02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CR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60FC" w14:textId="6789A19F" w:rsidR="00F73D02" w:rsidRPr="00F73D02" w:rsidRDefault="00F73D02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DR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06854" w14:textId="260A388A" w:rsidR="00F73D02" w:rsidRPr="00F73D02" w:rsidRDefault="00F73D02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eastAsia="ru-RU"/>
              </w:rPr>
              <w:t>А</w:t>
            </w:r>
            <w:r>
              <w:rPr>
                <w:rFonts w:eastAsia="Times New Roman" w:cstheme="minorHAnsi"/>
                <w:lang w:val="en-US" w:eastAsia="ru-RU"/>
              </w:rPr>
              <w:t>C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54FB" w14:textId="4008A666" w:rsidR="00F73D02" w:rsidRPr="00F73D02" w:rsidRDefault="00F73D02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SP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A3F0F" w14:textId="77777777" w:rsidR="00F73D02" w:rsidRPr="00F73D02" w:rsidRDefault="00F73D02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NZVC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B949F" w14:textId="49873218" w:rsidR="00F73D02" w:rsidRPr="00F73D02" w:rsidRDefault="00F73D02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AR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BDB55" w14:textId="3353B3F5" w:rsidR="00F73D02" w:rsidRDefault="00F73D02">
            <w:pPr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Адрес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9FD8E" w14:textId="77777777" w:rsidR="00F73D02" w:rsidRDefault="00F73D02">
            <w:pPr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Новый код</w:t>
            </w:r>
          </w:p>
        </w:tc>
      </w:tr>
      <w:tr w:rsidR="00F73D02" w14:paraId="04FF5488" w14:textId="77777777" w:rsidTr="009B289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F5869" w14:textId="1961A230" w:rsidR="00F73D02" w:rsidRDefault="00F73D02" w:rsidP="00E60529">
            <w:pPr>
              <w:rPr>
                <w:rFonts w:cstheme="minorHAnsi"/>
              </w:rPr>
            </w:pPr>
            <w:r>
              <w:rPr>
                <w:sz w:val="24"/>
                <w:lang w:val="en-US" w:eastAsia="ru-RU"/>
              </w:rPr>
              <w:t>212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F97B9" w14:textId="388811D4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A21A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C7D7B" w14:textId="56B4DDA5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213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6B964" w14:textId="1A7CC86A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212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305C6" w14:textId="51042DBF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A21A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14B9A" w14:textId="1B836EC2" w:rsidR="00F73D02" w:rsidRPr="009B2897" w:rsidRDefault="009B2897" w:rsidP="00E60529">
            <w:pPr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АААА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E4882" w14:textId="22BA4C56" w:rsidR="00F73D02" w:rsidRPr="009B2897" w:rsidRDefault="009B2897" w:rsidP="00E60529">
            <w:pPr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АААА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07CEB" w14:textId="58122015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1235" w14:textId="2B0A4EAE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D742A" w14:textId="66AFDA9F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21A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5071C" w14:textId="0362E513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E7871" w14:textId="03FABF2E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</w:tr>
      <w:tr w:rsidR="00F73D02" w14:paraId="5D4F83E0" w14:textId="77777777" w:rsidTr="009B289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91D7" w14:textId="46613EB9" w:rsidR="00F73D02" w:rsidRDefault="00F73D02" w:rsidP="00E60529">
            <w:pPr>
              <w:rPr>
                <w:rFonts w:cstheme="minorHAnsi"/>
              </w:rPr>
            </w:pPr>
            <w:r>
              <w:rPr>
                <w:sz w:val="24"/>
                <w:lang w:val="en-US" w:eastAsia="ru-RU"/>
              </w:rPr>
              <w:t>213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9B3ED" w14:textId="630E6719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2211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88E98" w14:textId="6CD3186F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214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35508" w14:textId="5214C98F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1D865" w14:textId="40A93989" w:rsidR="00F73D02" w:rsidRDefault="00537EB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2211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74EEB" w14:textId="3B1639E6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F000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B5800" w14:textId="2A8C0EC4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F000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BCE8B" w14:textId="03993EE8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7ACF4" w14:textId="79850014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4C0FE" w14:textId="3F1C6308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211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F7C79" w14:textId="3F0FFA02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D67F" w14:textId="62F6E455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</w:tr>
      <w:tr w:rsidR="00F73D02" w14:paraId="3A23E262" w14:textId="77777777" w:rsidTr="009B289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31BFD" w14:textId="4C1CE5C8" w:rsidR="00F73D02" w:rsidRDefault="00F73D02" w:rsidP="00E60529">
            <w:pPr>
              <w:rPr>
                <w:rFonts w:cstheme="minorHAnsi"/>
              </w:rPr>
            </w:pPr>
            <w:r>
              <w:rPr>
                <w:sz w:val="24"/>
                <w:lang w:val="en-US" w:eastAsia="ru-RU"/>
              </w:rPr>
              <w:t>214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9D2B" w14:textId="4281164A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 xml:space="preserve"> E21C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B2F73" w14:textId="14B852BA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215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046E" w14:textId="5CF44194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214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A588" w14:textId="732A10AE" w:rsidR="00F73D02" w:rsidRDefault="00537EB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E21C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14DBE" w14:textId="29B4CC15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A000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024C0" w14:textId="024306DE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A000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EB276" w14:textId="46D101A7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862E3" w14:textId="073E26D9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1FFDD" w14:textId="3E5909A1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21C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15B79" w14:textId="0AA3DEC5" w:rsidR="00F73D02" w:rsidRDefault="00CC7506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21C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D525" w14:textId="399BB2AE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A000</w:t>
            </w:r>
          </w:p>
        </w:tc>
      </w:tr>
      <w:tr w:rsidR="00F73D02" w14:paraId="126047A1" w14:textId="77777777" w:rsidTr="009B289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0906A" w14:textId="4AD9AB6F" w:rsidR="00F73D02" w:rsidRDefault="00F73D02" w:rsidP="00E60529">
            <w:pPr>
              <w:rPr>
                <w:rFonts w:cstheme="minorHAnsi"/>
              </w:rPr>
            </w:pPr>
            <w:r>
              <w:rPr>
                <w:sz w:val="24"/>
                <w:lang w:val="en-US" w:eastAsia="ru-RU"/>
              </w:rPr>
              <w:t>215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0D892" w14:textId="42F44312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0200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13D5E" w14:textId="631A0D6D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216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C214E" w14:textId="4998F16B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6853B" w14:textId="21B451BE" w:rsidR="00F73D02" w:rsidRDefault="00537EB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0200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1DE62" w14:textId="579B703D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0200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270C" w14:textId="2A9B77A6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0000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FE235" w14:textId="41CD4EC2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9A83F" w14:textId="4526BC3D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Z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05717" w14:textId="75E7B0A7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215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5E5D7" w14:textId="78A3E834" w:rsidR="00F73D02" w:rsidRDefault="000F0124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F5A18" w14:textId="4310169E" w:rsidR="00F73D02" w:rsidRDefault="000F0124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</w:tr>
      <w:tr w:rsidR="00F73D02" w14:paraId="197FAA61" w14:textId="77777777" w:rsidTr="009B289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972D" w14:textId="62040FAE" w:rsidR="00F73D02" w:rsidRDefault="00F73D02" w:rsidP="00E60529">
            <w:pPr>
              <w:rPr>
                <w:rFonts w:cstheme="minorHAnsi"/>
              </w:rPr>
            </w:pPr>
            <w:r>
              <w:rPr>
                <w:sz w:val="24"/>
                <w:lang w:val="en-US" w:eastAsia="ru-RU"/>
              </w:rPr>
              <w:t>216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C48DA" w14:textId="227575AA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621D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B32E" w14:textId="217875E8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217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DB956" w14:textId="37D884D6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216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BF8FB" w14:textId="219E6E2E" w:rsidR="00F73D02" w:rsidRDefault="00537EB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621D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B5567" w14:textId="7AE04FBE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7FFE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82E4D" w14:textId="04A5DBE7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8002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530A9" w14:textId="7C53387F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2EAC0" w14:textId="7CC1F0D0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9A47B" w14:textId="4466D1D0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21D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8CACA" w14:textId="531C5FA9" w:rsidR="00F73D02" w:rsidRDefault="000F0124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889E9" w14:textId="5B4076DA" w:rsidR="00F73D02" w:rsidRDefault="000F0124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</w:tr>
      <w:tr w:rsidR="00F73D02" w14:paraId="6DB2588D" w14:textId="77777777" w:rsidTr="009B289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812F2" w14:textId="653BFD8A" w:rsidR="00F73D02" w:rsidRDefault="00F73D02" w:rsidP="00E60529">
            <w:pPr>
              <w:rPr>
                <w:rFonts w:cstheme="minorHAnsi"/>
              </w:rPr>
            </w:pPr>
            <w:r>
              <w:rPr>
                <w:sz w:val="24"/>
                <w:lang w:val="en-US" w:eastAsia="ru-RU"/>
              </w:rPr>
              <w:t>217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BA13D" w14:textId="33D45E9E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621C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55409" w14:textId="3C570F0E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218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5C3EC" w14:textId="526C7121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217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A08BB" w14:textId="4263209A" w:rsidR="00F73D02" w:rsidRDefault="00537EB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621C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B92A" w14:textId="02468F3A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A000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541D3" w14:textId="21F71B60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E002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AECA8" w14:textId="1FAB600B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C8835" w14:textId="7025BDFE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EE48" w14:textId="127119C1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21C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5BAED" w14:textId="028EC7C4" w:rsidR="00F73D02" w:rsidRDefault="000F0124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10464" w14:textId="3A9256DC" w:rsidR="00F73D02" w:rsidRDefault="000F0124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</w:tr>
      <w:tr w:rsidR="00F73D02" w14:paraId="7CF60C85" w14:textId="77777777" w:rsidTr="009B289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C0C76" w14:textId="7AFEDE99" w:rsidR="00F73D02" w:rsidRDefault="00F73D02" w:rsidP="00E60529">
            <w:pPr>
              <w:rPr>
                <w:rFonts w:cstheme="minorHAnsi"/>
              </w:rPr>
            </w:pPr>
            <w:r>
              <w:rPr>
                <w:sz w:val="24"/>
                <w:lang w:val="en-US" w:eastAsia="ru-RU"/>
              </w:rPr>
              <w:t>218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6F2CA" w14:textId="7C7B1D84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E21B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2D30" w14:textId="2A254759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219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B6361" w14:textId="7C9AE69B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218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04B04" w14:textId="5BD50704" w:rsidR="00F73D02" w:rsidRDefault="00537EB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E21B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ABCEE" w14:textId="3F332669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E002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EE6A1" w14:textId="28976CBE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E002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2851B" w14:textId="0C903BDF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D131B" w14:textId="575BB8B5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B8E7F" w14:textId="0536DBB2" w:rsidR="00F73D02" w:rsidRDefault="00F77DDF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21B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935C0" w14:textId="5B877661" w:rsidR="00F73D02" w:rsidRDefault="00F77DDF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21B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FD187" w14:textId="57E0AF94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E002</w:t>
            </w:r>
          </w:p>
        </w:tc>
      </w:tr>
      <w:tr w:rsidR="00F73D02" w14:paraId="4A2E1A39" w14:textId="77777777" w:rsidTr="009B289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B3A6A" w14:textId="29124715" w:rsidR="00F73D02" w:rsidRDefault="00F73D02" w:rsidP="00E60529">
            <w:pPr>
              <w:rPr>
                <w:rFonts w:cstheme="minorHAnsi"/>
              </w:rPr>
            </w:pPr>
            <w:r>
              <w:rPr>
                <w:sz w:val="24"/>
                <w:lang w:val="en-US" w:eastAsia="ru-RU"/>
              </w:rPr>
              <w:t>219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C9DCC" w14:textId="166B0C8B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0100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E51CE" w14:textId="4E54A023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21A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53C9B" w14:textId="3E0E49D2" w:rsidR="00F73D02" w:rsidRDefault="00F73D02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219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2C806" w14:textId="44EAFFBB" w:rsidR="00F73D02" w:rsidRDefault="00537EB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0100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04D1F" w14:textId="2C7AA1B1" w:rsidR="00F73D02" w:rsidRDefault="00F77DDF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</w:t>
            </w:r>
            <w:r w:rsidR="00CC7506">
              <w:rPr>
                <w:rFonts w:eastAsia="Times New Roman" w:cstheme="minorHAnsi"/>
                <w:lang w:val="en-US" w:eastAsia="ru-RU"/>
              </w:rPr>
              <w:t>1</w:t>
            </w:r>
            <w:r>
              <w:rPr>
                <w:rFonts w:eastAsia="Times New Roman" w:cstheme="minorHAnsi"/>
                <w:lang w:val="en-US" w:eastAsia="ru-RU"/>
              </w:rPr>
              <w:t>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B67EB" w14:textId="76EB269E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E002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6B0E" w14:textId="1455A47E" w:rsidR="00F73D02" w:rsidRDefault="00460D68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D93D" w14:textId="1FF64AC5" w:rsidR="00F73D02" w:rsidRDefault="009B2897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77B29" w14:textId="45B84D9F" w:rsidR="00F73D02" w:rsidRDefault="00F77DDF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219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DB2E7" w14:textId="79B40371" w:rsidR="00F73D02" w:rsidRPr="00165622" w:rsidRDefault="000F0124" w:rsidP="00E60529">
            <w:pPr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5384F" w14:textId="1B1B19A8" w:rsidR="00F73D02" w:rsidRDefault="000F0124" w:rsidP="00E6052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-</w:t>
            </w:r>
          </w:p>
        </w:tc>
      </w:tr>
    </w:tbl>
    <w:p w14:paraId="6F414885" w14:textId="49217048" w:rsidR="00A049EE" w:rsidRDefault="00A049EE"/>
    <w:p w14:paraId="64464225" w14:textId="5E4F0EF0" w:rsidR="008A68A0" w:rsidRDefault="008A68A0">
      <w:r>
        <w:br w:type="page"/>
      </w:r>
      <w:r w:rsidR="003F465F" w:rsidRPr="003F465F">
        <w:rPr>
          <w:noProof/>
        </w:rPr>
        <w:lastRenderedPageBreak/>
        <w:drawing>
          <wp:inline distT="0" distB="0" distL="0" distR="0" wp14:anchorId="19FCEA53" wp14:editId="036C76EF">
            <wp:extent cx="5940000" cy="7920000"/>
            <wp:effectExtent l="635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BD14" w14:textId="34689DE2" w:rsidR="008A68A0" w:rsidRDefault="008A68A0" w:rsidP="008A68A0">
      <w:pPr>
        <w:pStyle w:val="1"/>
        <w:rPr>
          <w:lang w:eastAsia="ru-RU"/>
        </w:rPr>
      </w:pPr>
      <w:r>
        <w:rPr>
          <w:lang w:eastAsia="ru-RU"/>
        </w:rPr>
        <w:t>Вариант программы с меньшим числом команд</w:t>
      </w:r>
    </w:p>
    <w:tbl>
      <w:tblPr>
        <w:tblStyle w:val="a3"/>
        <w:tblW w:w="9351" w:type="dxa"/>
        <w:tblInd w:w="0" w:type="dxa"/>
        <w:tblLook w:val="04A0" w:firstRow="1" w:lastRow="0" w:firstColumn="1" w:lastColumn="0" w:noHBand="0" w:noVBand="1"/>
      </w:tblPr>
      <w:tblGrid>
        <w:gridCol w:w="1405"/>
        <w:gridCol w:w="433"/>
        <w:gridCol w:w="1314"/>
        <w:gridCol w:w="1698"/>
        <w:gridCol w:w="4501"/>
      </w:tblGrid>
      <w:tr w:rsidR="00CA5C43" w14:paraId="1AEBA746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8A5DA" w14:textId="77777777" w:rsidR="00CA5C43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Адрес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F943B" w14:textId="77777777" w:rsidR="00CA5C43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Код команды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674FA" w14:textId="77777777" w:rsidR="00CA5C43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Мнемоника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2509F" w14:textId="77777777" w:rsidR="00CA5C43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Комментарии</w:t>
            </w:r>
          </w:p>
        </w:tc>
      </w:tr>
      <w:tr w:rsidR="00CA5C43" w14:paraId="1A79B275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CF528" w14:textId="77777777" w:rsidR="00CA5C43" w:rsidRPr="0077073A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211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D95F" w14:textId="4C4D2BE8" w:rsidR="00CA5C43" w:rsidRDefault="00CF5A27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F000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32F" w14:textId="77777777" w:rsidR="00CA5C43" w:rsidRPr="00802A1B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t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85B77" w14:textId="77777777" w:rsidR="00CA5C43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</w:t>
            </w:r>
          </w:p>
        </w:tc>
      </w:tr>
      <w:tr w:rsidR="00CA5C43" w:rsidRPr="005E158F" w14:paraId="33F7A12C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FFE42" w14:textId="77777777" w:rsidR="00CA5C43" w:rsidRPr="0077073A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212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9F5F4" w14:textId="54FB93B3" w:rsidR="00CA5C43" w:rsidRPr="000129AC" w:rsidRDefault="00CA5C43" w:rsidP="00871BF4">
            <w:pPr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>+       A21</w:t>
            </w:r>
            <w:r w:rsidR="000129AC">
              <w:rPr>
                <w:sz w:val="24"/>
                <w:lang w:eastAsia="ru-RU"/>
              </w:rPr>
              <w:t>9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D7285" w14:textId="3D84115F" w:rsidR="00CA5C43" w:rsidRPr="000129AC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>LD 21</w:t>
            </w:r>
            <w:r w:rsidR="000129AC">
              <w:rPr>
                <w:sz w:val="24"/>
                <w:lang w:eastAsia="ru-RU"/>
              </w:rPr>
              <w:t>9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F5333" w14:textId="42475A9D" w:rsidR="00CA5C43" w:rsidRPr="005E158F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>Значение ячейки 21</w:t>
            </w:r>
            <w:r w:rsidR="000129AC">
              <w:rPr>
                <w:lang w:eastAsia="ru-RU"/>
              </w:rPr>
              <w:t xml:space="preserve">9 </w:t>
            </w:r>
            <w:r>
              <w:rPr>
                <w:lang w:eastAsia="ru-RU"/>
              </w:rPr>
              <w:t>пересылается в аккумулятор</w:t>
            </w:r>
          </w:p>
        </w:tc>
      </w:tr>
      <w:tr w:rsidR="00CA5C43" w14:paraId="44967244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EE010" w14:textId="77777777" w:rsidR="00CA5C43" w:rsidRPr="0077073A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213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9FCE" w14:textId="77777777" w:rsidR="00CA5C43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2211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D5B15" w14:textId="77777777" w:rsidR="00CA5C43" w:rsidRPr="00F711E6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 xml:space="preserve">AND </w:t>
            </w:r>
            <w:r>
              <w:rPr>
                <w:sz w:val="24"/>
                <w:lang w:eastAsia="ru-RU"/>
              </w:rPr>
              <w:t>211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C05C6" w14:textId="77777777" w:rsidR="00CA5C43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>Значение ячейки логически умножается на значение в аккумуляторе и передаётся в аккумулятор</w:t>
            </w:r>
          </w:p>
        </w:tc>
      </w:tr>
      <w:tr w:rsidR="00CA5C43" w14:paraId="081A0A2C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A85C6" w14:textId="77777777" w:rsidR="00CA5C43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214</w:t>
            </w:r>
          </w:p>
        </w:tc>
        <w:tc>
          <w:tcPr>
            <w:tcW w:w="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ADAEC6C" w14:textId="77777777" w:rsidR="00CA5C43" w:rsidRDefault="00CA5C43" w:rsidP="00871BF4">
            <w:pPr>
              <w:jc w:val="center"/>
              <w:rPr>
                <w:sz w:val="24"/>
                <w:lang w:val="en-US" w:eastAsia="ru-RU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BACCFDE" w14:textId="399107AD" w:rsidR="00CA5C43" w:rsidRPr="00E728F0" w:rsidRDefault="00CA5C43" w:rsidP="00871BF4">
            <w:pPr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 xml:space="preserve"> </w:t>
            </w:r>
            <w:r w:rsidR="00E728F0">
              <w:rPr>
                <w:sz w:val="24"/>
                <w:lang w:eastAsia="ru-RU"/>
              </w:rPr>
              <w:t>421В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28F3" w14:textId="3E94E069" w:rsidR="00CA5C43" w:rsidRPr="00CA5C43" w:rsidRDefault="00CA5C43" w:rsidP="00871BF4">
            <w:pPr>
              <w:jc w:val="center"/>
              <w:rPr>
                <w:bCs/>
                <w:sz w:val="24"/>
                <w:lang w:eastAsia="ru-RU"/>
              </w:rPr>
            </w:pPr>
            <w:r>
              <w:rPr>
                <w:bCs/>
                <w:sz w:val="24"/>
                <w:lang w:val="en-US" w:eastAsia="ru-RU"/>
              </w:rPr>
              <w:t>ADD</w:t>
            </w:r>
            <w:r>
              <w:rPr>
                <w:bCs/>
                <w:sz w:val="24"/>
                <w:lang w:eastAsia="ru-RU"/>
              </w:rPr>
              <w:t xml:space="preserve"> 21</w:t>
            </w:r>
            <w:r w:rsidR="000129AC">
              <w:rPr>
                <w:bCs/>
                <w:sz w:val="24"/>
                <w:lang w:eastAsia="ru-RU"/>
              </w:rPr>
              <w:t>В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2E00D" w14:textId="743ED980" w:rsidR="00CA5C43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>Значение ячейки добавляется к значению аккумулятора и передаётся в аккумулятор</w:t>
            </w:r>
          </w:p>
        </w:tc>
      </w:tr>
      <w:tr w:rsidR="00CA5C43" w:rsidRPr="00B94B03" w14:paraId="20D70044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4FD58" w14:textId="77777777" w:rsidR="00CA5C43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215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7FE1F" w14:textId="14682773" w:rsidR="00CA5C43" w:rsidRPr="00E728F0" w:rsidRDefault="00E728F0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0280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CCD59" w14:textId="6B6296B1" w:rsidR="00CA5C43" w:rsidRPr="00B94B03" w:rsidRDefault="00E728F0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NOT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E79E4" w14:textId="7548EBA0" w:rsidR="00CA5C43" w:rsidRPr="00B94B03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Значение аккумулятора </w:t>
            </w:r>
            <w:proofErr w:type="spellStart"/>
            <w:r>
              <w:rPr>
                <w:lang w:eastAsia="ru-RU"/>
              </w:rPr>
              <w:t>инверсируется</w:t>
            </w:r>
            <w:proofErr w:type="spellEnd"/>
          </w:p>
        </w:tc>
      </w:tr>
      <w:tr w:rsidR="00CA5C43" w:rsidRPr="00266A9F" w14:paraId="16FDF25D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1F26A" w14:textId="77777777" w:rsidR="00CA5C43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216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B1CF" w14:textId="5C4FFF24" w:rsidR="00CA5C43" w:rsidRDefault="00E728F0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0700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B4238" w14:textId="16D1880C" w:rsidR="00CA5C43" w:rsidRPr="00E728F0" w:rsidRDefault="00E728F0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INC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2706" w14:textId="18B0AA6B" w:rsidR="00CA5C43" w:rsidRPr="00266A9F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>Значение аккумулятора инкрементируется</w:t>
            </w:r>
          </w:p>
        </w:tc>
      </w:tr>
      <w:tr w:rsidR="00CA5C43" w14:paraId="264E68EB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0133D" w14:textId="528D3DC6" w:rsidR="00CA5C43" w:rsidRPr="000129AC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>21</w:t>
            </w:r>
            <w:r w:rsidR="000129AC">
              <w:rPr>
                <w:sz w:val="24"/>
                <w:lang w:eastAsia="ru-RU"/>
              </w:rPr>
              <w:t>7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F0E95" w14:textId="58467780" w:rsidR="00CA5C43" w:rsidRPr="000129AC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>E21</w:t>
            </w:r>
            <w:r w:rsidR="000129AC">
              <w:rPr>
                <w:sz w:val="24"/>
                <w:lang w:eastAsia="ru-RU"/>
              </w:rPr>
              <w:t>А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5B0C" w14:textId="75390732" w:rsidR="00CA5C43" w:rsidRPr="000129AC" w:rsidRDefault="00CA5C43" w:rsidP="00871BF4">
            <w:pPr>
              <w:jc w:val="center"/>
              <w:rPr>
                <w:bCs/>
                <w:sz w:val="24"/>
                <w:lang w:eastAsia="ru-RU"/>
              </w:rPr>
            </w:pPr>
            <w:r>
              <w:rPr>
                <w:bCs/>
                <w:sz w:val="24"/>
                <w:lang w:val="en-US" w:eastAsia="ru-RU"/>
              </w:rPr>
              <w:t>ST 21</w:t>
            </w:r>
            <w:r w:rsidR="000129AC">
              <w:rPr>
                <w:bCs/>
                <w:sz w:val="24"/>
                <w:lang w:eastAsia="ru-RU"/>
              </w:rPr>
              <w:t>А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4AAEF" w14:textId="5D13ABF2" w:rsidR="00CA5C43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Значение аккумулятора пересылается в ячейку </w:t>
            </w:r>
            <w:r w:rsidRPr="005E158F">
              <w:rPr>
                <w:lang w:eastAsia="ru-RU"/>
              </w:rPr>
              <w:t>21</w:t>
            </w:r>
            <w:r w:rsidR="000129AC">
              <w:rPr>
                <w:lang w:eastAsia="ru-RU"/>
              </w:rPr>
              <w:t>А</w:t>
            </w:r>
          </w:p>
        </w:tc>
      </w:tr>
      <w:tr w:rsidR="00CA5C43" w:rsidRPr="00B94B03" w14:paraId="4D565511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BCDE6" w14:textId="633D0DC1" w:rsidR="00CA5C43" w:rsidRPr="000129AC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>21</w:t>
            </w:r>
            <w:r w:rsidR="000129AC">
              <w:rPr>
                <w:sz w:val="24"/>
                <w:lang w:eastAsia="ru-RU"/>
              </w:rPr>
              <w:t>8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6B1D2" w14:textId="77777777" w:rsidR="00CA5C43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0100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080C8" w14:textId="77777777" w:rsidR="00CA5C43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HLT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95B0B" w14:textId="77777777" w:rsidR="00CA5C43" w:rsidRPr="00B94B03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>Остановка</w:t>
            </w:r>
          </w:p>
        </w:tc>
      </w:tr>
      <w:tr w:rsidR="00CA5C43" w:rsidRPr="00B94B03" w14:paraId="5B600681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A3D21" w14:textId="18ED08AB" w:rsidR="00CA5C43" w:rsidRPr="000129AC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>21</w:t>
            </w:r>
            <w:r w:rsidR="000129AC">
              <w:rPr>
                <w:sz w:val="24"/>
                <w:lang w:eastAsia="ru-RU"/>
              </w:rPr>
              <w:t>9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7DE34" w14:textId="6BCF9BCC" w:rsidR="00CA5C43" w:rsidRDefault="00CF5A27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AAAA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421BE" w14:textId="77777777" w:rsidR="00CA5C43" w:rsidRPr="00B94B03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x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F6059" w14:textId="77777777" w:rsidR="00CA5C43" w:rsidRPr="00B94B03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</w:t>
            </w:r>
          </w:p>
        </w:tc>
      </w:tr>
      <w:tr w:rsidR="00CA5C43" w:rsidRPr="00266A9F" w14:paraId="2F8B86CF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66A58" w14:textId="2EB01E64" w:rsidR="00CA5C43" w:rsidRPr="000129AC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lastRenderedPageBreak/>
              <w:t>21</w:t>
            </w:r>
            <w:r w:rsidR="000129AC">
              <w:rPr>
                <w:sz w:val="24"/>
                <w:lang w:eastAsia="ru-RU"/>
              </w:rPr>
              <w:t>А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A5F86" w14:textId="77777777" w:rsidR="00CA5C43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0100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F824D" w14:textId="77777777" w:rsidR="00CA5C43" w:rsidRDefault="00CA5C43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y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6B005" w14:textId="77777777" w:rsidR="00CA5C43" w:rsidRPr="00266A9F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</w:t>
            </w:r>
          </w:p>
        </w:tc>
      </w:tr>
      <w:tr w:rsidR="00CA5C43" w14:paraId="53A3D717" w14:textId="77777777" w:rsidTr="00871BF4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F889F" w14:textId="2DB8AB74" w:rsidR="00CA5C43" w:rsidRPr="000129AC" w:rsidRDefault="00CA5C43" w:rsidP="00871BF4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val="en-US" w:eastAsia="ru-RU"/>
              </w:rPr>
              <w:t>21</w:t>
            </w:r>
            <w:r w:rsidR="000129AC">
              <w:rPr>
                <w:sz w:val="24"/>
                <w:lang w:eastAsia="ru-RU"/>
              </w:rPr>
              <w:t>В</w:t>
            </w:r>
          </w:p>
        </w:tc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8F1EF" w14:textId="29651CD0" w:rsidR="00CA5C43" w:rsidRPr="00CF5A27" w:rsidRDefault="00CF5A27" w:rsidP="00871BF4">
            <w:pPr>
              <w:jc w:val="center"/>
              <w:rPr>
                <w:sz w:val="24"/>
                <w:lang w:val="en-US" w:eastAsia="ru-RU"/>
              </w:rPr>
            </w:pPr>
            <w:r>
              <w:rPr>
                <w:sz w:val="24"/>
                <w:lang w:val="en-US" w:eastAsia="ru-RU"/>
              </w:rPr>
              <w:t>7FFE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442E" w14:textId="34A60EC2" w:rsidR="00CA5C43" w:rsidRPr="00CA5C43" w:rsidRDefault="00CA5C43" w:rsidP="00871BF4">
            <w:pPr>
              <w:jc w:val="center"/>
              <w:rPr>
                <w:bCs/>
                <w:sz w:val="24"/>
                <w:lang w:eastAsia="ru-RU"/>
              </w:rPr>
            </w:pPr>
            <w:r>
              <w:rPr>
                <w:bCs/>
                <w:sz w:val="24"/>
                <w:lang w:eastAsia="ru-RU"/>
              </w:rPr>
              <w:t>а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50D5" w14:textId="77777777" w:rsidR="00CA5C43" w:rsidRDefault="00CA5C43" w:rsidP="00871BF4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</w:t>
            </w:r>
          </w:p>
        </w:tc>
      </w:tr>
    </w:tbl>
    <w:p w14:paraId="2C7DB3D4" w14:textId="18E18F79" w:rsidR="00CA5C43" w:rsidRDefault="00CA5C43" w:rsidP="00CA5C43">
      <w:pPr>
        <w:rPr>
          <w:lang w:eastAsia="ru-RU"/>
        </w:rPr>
      </w:pPr>
    </w:p>
    <w:p w14:paraId="4CB1986E" w14:textId="77777777" w:rsidR="00165622" w:rsidRDefault="00165622" w:rsidP="00165622">
      <w:pPr>
        <w:pStyle w:val="1"/>
        <w:rPr>
          <w:lang w:eastAsia="ru-RU"/>
        </w:rPr>
      </w:pPr>
      <w:r>
        <w:rPr>
          <w:lang w:eastAsia="ru-RU"/>
        </w:rPr>
        <w:t>Вывод</w:t>
      </w:r>
    </w:p>
    <w:p w14:paraId="54319EF5" w14:textId="6A378228" w:rsidR="00165622" w:rsidRDefault="00165622" w:rsidP="00165622">
      <w:pPr>
        <w:rPr>
          <w:lang w:eastAsia="ru-RU"/>
        </w:rPr>
      </w:pPr>
      <w:r>
        <w:rPr>
          <w:lang w:eastAsia="ru-RU"/>
        </w:rPr>
        <w:t>В ходе выполнения данной лабораторной работы я начала знакомиться с устройством базовой ЭВМ (</w:t>
      </w:r>
      <w:r>
        <w:rPr>
          <w:lang w:val="en-US" w:eastAsia="ru-RU"/>
        </w:rPr>
        <w:t>ng</w:t>
      </w:r>
      <w:r w:rsidRPr="00165622">
        <w:rPr>
          <w:lang w:eastAsia="ru-RU"/>
        </w:rPr>
        <w:t>)</w:t>
      </w:r>
      <w:r>
        <w:rPr>
          <w:lang w:eastAsia="ru-RU"/>
        </w:rPr>
        <w:t>, проанализировала программу для базовой ЭВМ, сделала её трассировку и разработала вариант с меньшим числом команд. Во время работы столкнулась с несколькими проблемами: 1) непонимание базовых принципов, 2) поиск ОДЗ, к сожалению, на лекции было сказано, что ОДЗ идеально верное ОДЗ найти не получится, но потребуется базовое понимание.</w:t>
      </w:r>
    </w:p>
    <w:p w14:paraId="6E893728" w14:textId="2115F8B0" w:rsidR="00F05967" w:rsidRDefault="00F05967" w:rsidP="00165622">
      <w:pPr>
        <w:rPr>
          <w:lang w:eastAsia="ru-RU"/>
        </w:rPr>
      </w:pPr>
    </w:p>
    <w:p w14:paraId="62F234DA" w14:textId="00E282E4" w:rsidR="00F05967" w:rsidRDefault="00F05967" w:rsidP="00165622">
      <w:pPr>
        <w:rPr>
          <w:lang w:eastAsia="ru-RU"/>
        </w:rPr>
      </w:pPr>
    </w:p>
    <w:p w14:paraId="0CC40354" w14:textId="3D5899BA" w:rsidR="00F05967" w:rsidRDefault="00F05967" w:rsidP="00F05967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Расшифровки регистров</w:t>
      </w:r>
    </w:p>
    <w:p w14:paraId="0B0E43B3" w14:textId="52D8D60F" w:rsidR="00F05967" w:rsidRDefault="00F05967" w:rsidP="00F05967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 xml:space="preserve">Режимы </w:t>
      </w:r>
      <w:proofErr w:type="gramStart"/>
      <w:r>
        <w:rPr>
          <w:lang w:eastAsia="ru-RU"/>
        </w:rPr>
        <w:t>адресации(</w:t>
      </w:r>
      <w:proofErr w:type="gramEnd"/>
      <w:r>
        <w:rPr>
          <w:lang w:eastAsia="ru-RU"/>
        </w:rPr>
        <w:t>чем различаются)</w:t>
      </w:r>
    </w:p>
    <w:p w14:paraId="6398E18D" w14:textId="0F1F2E95" w:rsidR="00F05967" w:rsidRPr="00456AB2" w:rsidRDefault="00F05967" w:rsidP="00F05967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 xml:space="preserve">Устройство </w:t>
      </w:r>
      <w:proofErr w:type="gramStart"/>
      <w:r>
        <w:rPr>
          <w:lang w:eastAsia="ru-RU"/>
        </w:rPr>
        <w:t>БЭВМ(</w:t>
      </w:r>
      <w:proofErr w:type="gramEnd"/>
      <w:r>
        <w:rPr>
          <w:lang w:eastAsia="ru-RU"/>
        </w:rPr>
        <w:t>фазы) (</w:t>
      </w:r>
      <w:proofErr w:type="spellStart"/>
      <w:r>
        <w:rPr>
          <w:lang w:eastAsia="ru-RU"/>
        </w:rPr>
        <w:t>потактово</w:t>
      </w:r>
      <w:proofErr w:type="spellEnd"/>
      <w:r>
        <w:rPr>
          <w:lang w:eastAsia="ru-RU"/>
        </w:rPr>
        <w:t xml:space="preserve"> рассказать, как исполняется)</w:t>
      </w:r>
    </w:p>
    <w:p w14:paraId="2049DD0A" w14:textId="130D26C4" w:rsidR="00165622" w:rsidDel="00F05967" w:rsidRDefault="00165622" w:rsidP="00CA5C43">
      <w:pPr>
        <w:rPr>
          <w:del w:id="1" w:author="Дарья" w:date="2020-12-07T12:21:00Z"/>
          <w:lang w:eastAsia="ru-RU"/>
        </w:rPr>
      </w:pPr>
    </w:p>
    <w:p w14:paraId="6DF84F4B" w14:textId="4FEA327A" w:rsidR="00F05967" w:rsidRPr="00F05967" w:rsidRDefault="00F05967" w:rsidP="00CA5C43">
      <w:pPr>
        <w:rPr>
          <w:ins w:id="2" w:author="Дарья" w:date="2020-12-07T12:15:00Z"/>
          <w:lang w:val="en-US" w:eastAsia="ru-RU"/>
          <w:rPrChange w:id="3" w:author="Дарья" w:date="2020-12-07T12:16:00Z">
            <w:rPr>
              <w:ins w:id="4" w:author="Дарья" w:date="2020-12-07T12:15:00Z"/>
              <w:lang w:eastAsia="ru-RU"/>
            </w:rPr>
          </w:rPrChange>
        </w:rPr>
      </w:pPr>
      <w:del w:id="5" w:author="Дарья" w:date="2020-12-07T12:21:00Z">
        <w:r w:rsidDel="00F05967">
          <w:rPr>
            <w:lang w:val="en-US" w:eastAsia="ru-RU"/>
          </w:rPr>
          <w:delText>AR – Address Register (</w:delText>
        </w:r>
      </w:del>
    </w:p>
    <w:p w14:paraId="01C896EE" w14:textId="77777777" w:rsidR="00F05967" w:rsidRPr="00F05967" w:rsidRDefault="00F05967" w:rsidP="00CA5C43">
      <w:pPr>
        <w:rPr>
          <w:lang w:val="en-US" w:eastAsia="ru-RU"/>
          <w:rPrChange w:id="6" w:author="Дарья" w:date="2020-12-07T12:16:00Z">
            <w:rPr>
              <w:lang w:val="en-US" w:eastAsia="ru-RU"/>
            </w:rPr>
          </w:rPrChange>
        </w:rPr>
      </w:pPr>
    </w:p>
    <w:sectPr w:rsidR="00F05967" w:rsidRPr="00F059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B1E5F" w14:textId="77777777" w:rsidR="008877FC" w:rsidRDefault="008877FC" w:rsidP="005519B8">
      <w:pPr>
        <w:spacing w:after="0" w:line="240" w:lineRule="auto"/>
      </w:pPr>
      <w:r>
        <w:separator/>
      </w:r>
    </w:p>
  </w:endnote>
  <w:endnote w:type="continuationSeparator" w:id="0">
    <w:p w14:paraId="2F6D8579" w14:textId="77777777" w:rsidR="008877FC" w:rsidRDefault="008877FC" w:rsidP="00551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B5E43B" w14:textId="77777777" w:rsidR="008877FC" w:rsidRDefault="008877FC" w:rsidP="005519B8">
      <w:pPr>
        <w:spacing w:after="0" w:line="240" w:lineRule="auto"/>
      </w:pPr>
      <w:r>
        <w:separator/>
      </w:r>
    </w:p>
  </w:footnote>
  <w:footnote w:type="continuationSeparator" w:id="0">
    <w:p w14:paraId="7FBB9094" w14:textId="77777777" w:rsidR="008877FC" w:rsidRDefault="008877FC" w:rsidP="00551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C6808"/>
    <w:multiLevelType w:val="hybridMultilevel"/>
    <w:tmpl w:val="944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5109E"/>
    <w:multiLevelType w:val="hybridMultilevel"/>
    <w:tmpl w:val="394C8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F23A3"/>
    <w:multiLevelType w:val="hybridMultilevel"/>
    <w:tmpl w:val="865C1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1E25EE"/>
    <w:multiLevelType w:val="hybridMultilevel"/>
    <w:tmpl w:val="999C7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F40619"/>
    <w:multiLevelType w:val="hybridMultilevel"/>
    <w:tmpl w:val="E0B64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Дарья">
    <w15:presenceInfo w15:providerId="None" w15:userId="Дарья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101"/>
    <w:rsid w:val="000129AC"/>
    <w:rsid w:val="00095951"/>
    <w:rsid w:val="000E28F6"/>
    <w:rsid w:val="000F0124"/>
    <w:rsid w:val="00112385"/>
    <w:rsid w:val="0012349E"/>
    <w:rsid w:val="00165622"/>
    <w:rsid w:val="001F5101"/>
    <w:rsid w:val="00266A9F"/>
    <w:rsid w:val="002C5850"/>
    <w:rsid w:val="00330A8F"/>
    <w:rsid w:val="003732E7"/>
    <w:rsid w:val="00384390"/>
    <w:rsid w:val="003F465F"/>
    <w:rsid w:val="004131BA"/>
    <w:rsid w:val="00460D68"/>
    <w:rsid w:val="00537EB7"/>
    <w:rsid w:val="005519B8"/>
    <w:rsid w:val="005E158F"/>
    <w:rsid w:val="006A2C0B"/>
    <w:rsid w:val="0077073A"/>
    <w:rsid w:val="00802A1B"/>
    <w:rsid w:val="0083186B"/>
    <w:rsid w:val="008877FC"/>
    <w:rsid w:val="008A68A0"/>
    <w:rsid w:val="009B0527"/>
    <w:rsid w:val="009B2897"/>
    <w:rsid w:val="009E19E8"/>
    <w:rsid w:val="00A049EE"/>
    <w:rsid w:val="00B12907"/>
    <w:rsid w:val="00B31747"/>
    <w:rsid w:val="00B50B9E"/>
    <w:rsid w:val="00B94B03"/>
    <w:rsid w:val="00C03551"/>
    <w:rsid w:val="00C33FC3"/>
    <w:rsid w:val="00C43C63"/>
    <w:rsid w:val="00C561A5"/>
    <w:rsid w:val="00C568BC"/>
    <w:rsid w:val="00CA5C43"/>
    <w:rsid w:val="00CC7506"/>
    <w:rsid w:val="00CF5A27"/>
    <w:rsid w:val="00E60529"/>
    <w:rsid w:val="00E728F0"/>
    <w:rsid w:val="00ED0BA0"/>
    <w:rsid w:val="00F05967"/>
    <w:rsid w:val="00F711E6"/>
    <w:rsid w:val="00F73D02"/>
    <w:rsid w:val="00F7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5D8A4"/>
  <w15:chartTrackingRefBased/>
  <w15:docId w15:val="{F194F163-D80D-44E6-A0FE-B88673E18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073A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49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73A"/>
    <w:rPr>
      <w:rFonts w:asciiTheme="majorHAnsi" w:eastAsiaTheme="majorEastAsia" w:hAnsiTheme="majorHAnsi" w:cstheme="majorBidi"/>
      <w:b/>
      <w:color w:val="1F3864" w:themeColor="accent1" w:themeShade="80"/>
      <w:sz w:val="32"/>
      <w:szCs w:val="32"/>
    </w:rPr>
  </w:style>
  <w:style w:type="table" w:styleId="a3">
    <w:name w:val="Table Grid"/>
    <w:basedOn w:val="a1"/>
    <w:uiPriority w:val="59"/>
    <w:rsid w:val="0077073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049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A049EE"/>
    <w:pPr>
      <w:spacing w:line="256" w:lineRule="auto"/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519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519B8"/>
  </w:style>
  <w:style w:type="paragraph" w:styleId="a7">
    <w:name w:val="footer"/>
    <w:basedOn w:val="a"/>
    <w:link w:val="a8"/>
    <w:uiPriority w:val="99"/>
    <w:unhideWhenUsed/>
    <w:rsid w:val="005519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51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people" Target="people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</TotalTime>
  <Pages>5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34</cp:revision>
  <dcterms:created xsi:type="dcterms:W3CDTF">2020-10-29T09:32:00Z</dcterms:created>
  <dcterms:modified xsi:type="dcterms:W3CDTF">2020-12-08T06:02:00Z</dcterms:modified>
</cp:coreProperties>
</file>